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D8C" w:rsidRPr="00DD3B9A" w:rsidRDefault="00703A9E">
      <w:pPr>
        <w:jc w:val="center"/>
        <w:rPr>
          <w:rFonts w:ascii="Arial" w:hAnsi="Arial" w:cs="Arial"/>
          <w:sz w:val="32"/>
          <w:szCs w:val="32"/>
        </w:rPr>
      </w:pPr>
      <w:r w:rsidRPr="00DD3B9A">
        <w:rPr>
          <w:rFonts w:ascii="Arial" w:hAnsi="Arial" w:cs="Arial"/>
          <w:b/>
          <w:sz w:val="32"/>
          <w:szCs w:val="32"/>
        </w:rPr>
        <w:t>Description</w:t>
      </w:r>
    </w:p>
    <w:p w:rsidR="00F95D8C" w:rsidRPr="00DD3B9A" w:rsidRDefault="00703A9E">
      <w:pPr>
        <w:jc w:val="center"/>
        <w:rPr>
          <w:rFonts w:ascii="Arial" w:hAnsi="Arial" w:cs="Arial"/>
          <w:sz w:val="32"/>
          <w:szCs w:val="32"/>
        </w:rPr>
      </w:pPr>
      <w:r w:rsidRPr="00DD3B9A">
        <w:rPr>
          <w:rFonts w:ascii="Arial" w:hAnsi="Arial" w:cs="Arial"/>
          <w:b/>
          <w:sz w:val="32"/>
          <w:szCs w:val="32"/>
        </w:rPr>
        <w:t xml:space="preserve">Title of Invention: Sample - Track Change Mode </w:t>
      </w:r>
    </w:p>
    <w:p w:rsidR="00DD3B9A" w:rsidRDefault="00DD3B9A" w:rsidP="00DD3B9A">
      <w:pPr>
        <w:pStyle w:val="DescriptionId"/>
        <w:numPr>
          <w:ilvl w:val="0"/>
          <w:numId w:val="2"/>
        </w:numPr>
        <w:ind w:left="709" w:hanging="709"/>
        <w:rPr>
          <w:ins w:id="0" w:author="LOMBARDI Tamira [2]" w:date="2023-02-10T14:39:00Z"/>
          <w:rFonts w:ascii="Arial" w:hAnsi="Arial" w:cs="Arial"/>
        </w:rPr>
      </w:pPr>
      <w:r>
        <w:rPr>
          <w:rFonts w:ascii="Arial" w:hAnsi="Arial" w:cs="Arial"/>
        </w:rPr>
        <w:t>This is a sample document</w:t>
      </w:r>
      <w:ins w:id="1" w:author="LOMBARDI Tamira [2]" w:date="2023-02-10T14:39:00Z">
        <w:r>
          <w:rPr>
            <w:rFonts w:ascii="Arial" w:hAnsi="Arial" w:cs="Arial"/>
          </w:rPr>
          <w:t xml:space="preserve"> to demonstrate that </w:t>
        </w:r>
        <w:proofErr w:type="gramStart"/>
        <w:r>
          <w:rPr>
            <w:rFonts w:ascii="Arial" w:hAnsi="Arial" w:cs="Arial"/>
          </w:rPr>
          <w:t>tracked changes are not supported by the converter</w:t>
        </w:r>
        <w:proofErr w:type="gramEnd"/>
        <w:r>
          <w:rPr>
            <w:rFonts w:ascii="Arial" w:hAnsi="Arial" w:cs="Arial"/>
          </w:rPr>
          <w:t>.</w:t>
        </w:r>
      </w:ins>
    </w:p>
    <w:p w:rsidR="00DD3B9A" w:rsidRDefault="00DD3B9A" w:rsidP="00DD3B9A">
      <w:pPr>
        <w:pStyle w:val="DescriptionId"/>
        <w:numPr>
          <w:ilvl w:val="0"/>
          <w:numId w:val="2"/>
        </w:numPr>
        <w:ind w:left="709" w:hanging="709"/>
        <w:rPr>
          <w:rFonts w:ascii="Arial" w:hAnsi="Arial" w:cs="Arial"/>
        </w:rPr>
      </w:pPr>
      <w:ins w:id="2" w:author="LOMBARDI Tamira [2]" w:date="2023-02-10T14:39:00Z">
        <w:r>
          <w:rPr>
            <w:rFonts w:ascii="Arial" w:hAnsi="Arial" w:cs="Arial"/>
          </w:rPr>
          <w:t xml:space="preserve">If the document includes tracked changes, the document will be rejected with </w:t>
        </w:r>
      </w:ins>
      <w:r w:rsidR="003066CC">
        <w:rPr>
          <w:rFonts w:ascii="Arial" w:hAnsi="Arial" w:cs="Arial"/>
        </w:rPr>
        <w:t>the following</w:t>
      </w:r>
      <w:ins w:id="3" w:author="LOMBARDI Tamira [2]" w:date="2023-02-10T14:39:00Z">
        <w:r>
          <w:rPr>
            <w:rFonts w:ascii="Arial" w:hAnsi="Arial" w:cs="Arial"/>
          </w:rPr>
          <w:t xml:space="preserve"> red error</w:t>
        </w:r>
      </w:ins>
      <w:r w:rsidR="003066CC">
        <w:rPr>
          <w:rFonts w:ascii="Arial" w:hAnsi="Arial" w:cs="Arial"/>
        </w:rPr>
        <w:t>:</w:t>
      </w:r>
    </w:p>
    <w:p w:rsidR="003066CC" w:rsidRDefault="003066CC" w:rsidP="003066CC">
      <w:pPr>
        <w:pStyle w:val="DescriptionId"/>
        <w:ind w:left="810"/>
        <w:rPr>
          <w:rFonts w:ascii="Arial" w:hAnsi="Arial" w:cs="Arial"/>
        </w:rPr>
      </w:pPr>
      <w:r>
        <w:rPr>
          <w:noProof/>
          <w:lang w:val="en-GB" w:eastAsia="en-GB"/>
        </w:rPr>
        <w:drawing>
          <wp:inline distT="0" distB="0" distL="0" distR="0" wp14:anchorId="70805AA8" wp14:editId="6986AD7E">
            <wp:extent cx="5172075" cy="45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72075" cy="457200"/>
                    </a:xfrm>
                    <a:prstGeom prst="rect">
                      <a:avLst/>
                    </a:prstGeom>
                  </pic:spPr>
                </pic:pic>
              </a:graphicData>
            </a:graphic>
          </wp:inline>
        </w:drawing>
      </w:r>
    </w:p>
    <w:p w:rsidR="003066CC" w:rsidRDefault="003066CC" w:rsidP="003066CC">
      <w:pPr>
        <w:pStyle w:val="DescriptionId"/>
        <w:numPr>
          <w:ilvl w:val="0"/>
          <w:numId w:val="2"/>
        </w:numPr>
        <w:ind w:left="709" w:hanging="709"/>
        <w:rPr>
          <w:rFonts w:ascii="Arial" w:hAnsi="Arial" w:cs="Arial"/>
        </w:rPr>
      </w:pPr>
      <w:r>
        <w:rPr>
          <w:rFonts w:ascii="Arial" w:hAnsi="Arial" w:cs="Arial"/>
        </w:rPr>
        <w:t>This is the last paragraph of the description.</w:t>
      </w:r>
      <w:bookmarkStart w:id="4" w:name="_GoBack"/>
      <w:bookmarkEnd w:id="4"/>
    </w:p>
    <w:p w:rsidR="00DD3B9A" w:rsidRDefault="00DD3B9A" w:rsidP="00DD3B9A">
      <w:pPr>
        <w:pStyle w:val="DescriptionId"/>
        <w:ind w:left="709"/>
        <w:rPr>
          <w:rFonts w:ascii="Arial" w:hAnsi="Arial" w:cs="Arial"/>
        </w:rPr>
      </w:pPr>
    </w:p>
    <w:p w:rsidR="00F95D8C" w:rsidRPr="00DD3B9A" w:rsidRDefault="00DD3B9A">
      <w:pPr>
        <w:pStyle w:val="DescriptionId"/>
        <w:ind w:left="450" w:hanging="900"/>
        <w:rPr>
          <w:rFonts w:ascii="Arial" w:hAnsi="Arial" w:cs="Arial"/>
        </w:rPr>
      </w:pPr>
      <w:r>
        <w:rPr>
          <w:rFonts w:ascii="Arial" w:hAnsi="Arial" w:cs="Arial"/>
        </w:rPr>
        <w:tab/>
      </w:r>
      <w:del w:id="5" w:author="LOMBARDI Tamira [2]" w:date="2023-02-10T14:39:00Z">
        <w:r w:rsidR="00703A9E" w:rsidRPr="00DD3B9A" w:rsidDel="00DD3B9A">
          <w:rPr>
            <w:rFonts w:ascii="Arial" w:hAnsi="Arial" w:cs="Arial"/>
          </w:rPr>
          <w:delText xml:space="preserve">. </w:delText>
        </w:r>
      </w:del>
    </w:p>
    <w:p w:rsidR="00F95D8C" w:rsidRPr="00DD3B9A" w:rsidRDefault="00703A9E">
      <w:pPr>
        <w:rPr>
          <w:rFonts w:ascii="Arial" w:hAnsi="Arial" w:cs="Arial"/>
        </w:rPr>
      </w:pPr>
      <w:r w:rsidRPr="00DD3B9A">
        <w:rPr>
          <w:rFonts w:ascii="Arial" w:hAnsi="Arial" w:cs="Arial"/>
        </w:rPr>
        <w:br w:type="page"/>
      </w:r>
    </w:p>
    <w:p w:rsidR="00F95D8C" w:rsidRPr="00DD3B9A" w:rsidRDefault="00703A9E">
      <w:pPr>
        <w:jc w:val="center"/>
        <w:rPr>
          <w:rFonts w:ascii="Arial" w:hAnsi="Arial" w:cs="Arial"/>
          <w:sz w:val="32"/>
          <w:szCs w:val="32"/>
        </w:rPr>
      </w:pPr>
      <w:r w:rsidRPr="00DD3B9A">
        <w:rPr>
          <w:rFonts w:ascii="Arial" w:hAnsi="Arial" w:cs="Arial"/>
          <w:b/>
          <w:sz w:val="32"/>
          <w:szCs w:val="32"/>
        </w:rPr>
        <w:lastRenderedPageBreak/>
        <w:t>Claims</w:t>
      </w:r>
    </w:p>
    <w:p w:rsidR="00F95D8C" w:rsidRPr="00DD3B9A" w:rsidRDefault="00DD3B9A" w:rsidP="00DD3B9A">
      <w:pPr>
        <w:numPr>
          <w:ilvl w:val="1"/>
          <w:numId w:val="1"/>
        </w:numPr>
        <w:ind w:left="1134" w:hanging="992"/>
        <w:rPr>
          <w:rFonts w:ascii="Arial" w:hAnsi="Arial" w:cs="Arial"/>
        </w:rPr>
      </w:pPr>
      <w:ins w:id="6" w:author="LOMBARDI Tamira [2]" w:date="2023-02-10T14:42:00Z">
        <w:r w:rsidRPr="00DD3B9A">
          <w:rPr>
            <w:rFonts w:ascii="Arial" w:hAnsi="Arial" w:cs="Arial"/>
          </w:rPr>
          <w:t xml:space="preserve">This is a sample Claim. The claim or claims must “define the matter for which protection is sought.” Claims must be clear and concise. They </w:t>
        </w:r>
        <w:proofErr w:type="gramStart"/>
        <w:r w:rsidRPr="00DD3B9A">
          <w:rPr>
            <w:rFonts w:ascii="Arial" w:hAnsi="Arial" w:cs="Arial"/>
          </w:rPr>
          <w:t>must be fully supported</w:t>
        </w:r>
        <w:proofErr w:type="gramEnd"/>
        <w:r w:rsidRPr="00DD3B9A">
          <w:rPr>
            <w:rFonts w:ascii="Arial" w:hAnsi="Arial" w:cs="Arial"/>
          </w:rPr>
          <w:t xml:space="preserve"> by the description.</w:t>
        </w:r>
      </w:ins>
    </w:p>
    <w:p w:rsidR="00F95D8C" w:rsidRPr="00DD3B9A" w:rsidRDefault="00703A9E">
      <w:pPr>
        <w:rPr>
          <w:rFonts w:ascii="Arial" w:hAnsi="Arial" w:cs="Arial"/>
        </w:rPr>
      </w:pPr>
      <w:r w:rsidRPr="00DD3B9A">
        <w:rPr>
          <w:rFonts w:ascii="Arial" w:hAnsi="Arial" w:cs="Arial"/>
        </w:rPr>
        <w:br w:type="page"/>
      </w:r>
    </w:p>
    <w:p w:rsidR="00F95D8C" w:rsidRPr="00DD3B9A" w:rsidRDefault="00703A9E">
      <w:pPr>
        <w:jc w:val="center"/>
        <w:rPr>
          <w:rFonts w:ascii="Arial" w:hAnsi="Arial" w:cs="Arial"/>
          <w:sz w:val="32"/>
          <w:szCs w:val="32"/>
        </w:rPr>
      </w:pPr>
      <w:r w:rsidRPr="00DD3B9A">
        <w:rPr>
          <w:rFonts w:ascii="Arial" w:hAnsi="Arial" w:cs="Arial"/>
          <w:b/>
          <w:sz w:val="32"/>
          <w:szCs w:val="32"/>
        </w:rPr>
        <w:lastRenderedPageBreak/>
        <w:t>Abstract</w:t>
      </w:r>
    </w:p>
    <w:p w:rsidR="00F95D8C" w:rsidRPr="00DD3B9A" w:rsidRDefault="00DD3B9A">
      <w:pPr>
        <w:rPr>
          <w:rFonts w:ascii="Arial" w:hAnsi="Arial" w:cs="Arial"/>
        </w:rPr>
      </w:pPr>
      <w:ins w:id="7" w:author="LOMBARDI Tamira [2]" w:date="2023-02-10T14:43:00Z">
        <w:r w:rsidRPr="001509B0">
          <w:rPr>
            <w:rFonts w:ascii="Arial" w:hAnsi="Arial" w:cs="Arial"/>
            <w:sz w:val="24"/>
            <w:szCs w:val="24"/>
          </w:rPr>
          <w:t>This is a sample text. 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w:t>
        </w:r>
      </w:ins>
      <w:r w:rsidR="00703A9E" w:rsidRPr="00DD3B9A">
        <w:rPr>
          <w:rFonts w:ascii="Arial" w:hAnsi="Arial" w:cs="Arial"/>
        </w:rPr>
        <w:t xml:space="preserve"> </w:t>
      </w:r>
    </w:p>
    <w:sectPr w:rsidR="00F95D8C" w:rsidRPr="00DD3B9A" w:rsidSect="00F95D8C">
      <w:headerReference w:type="default" r:id="rId8"/>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927" w:rsidRDefault="00D22927" w:rsidP="00F95D8C">
      <w:pPr>
        <w:spacing w:after="0" w:line="240" w:lineRule="auto"/>
      </w:pPr>
      <w:r>
        <w:separator/>
      </w:r>
    </w:p>
  </w:endnote>
  <w:endnote w:type="continuationSeparator" w:id="0">
    <w:p w:rsidR="00D22927" w:rsidRDefault="00D22927" w:rsidP="00F9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927" w:rsidRDefault="00D22927" w:rsidP="00F95D8C">
      <w:pPr>
        <w:spacing w:after="0" w:line="240" w:lineRule="auto"/>
      </w:pPr>
      <w:r>
        <w:separator/>
      </w:r>
    </w:p>
  </w:footnote>
  <w:footnote w:type="continuationSeparator" w:id="0">
    <w:p w:rsidR="00D22927" w:rsidRDefault="00D22927" w:rsidP="00F95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D8C" w:rsidRDefault="0027222D">
    <w:pPr>
      <w:jc w:val="center"/>
    </w:pPr>
    <w:r>
      <w:fldChar w:fldCharType="begin"/>
    </w:r>
    <w:r w:rsidR="00F95D8C">
      <w:instrText xml:space="preserve"> PAGE \* MERGEFORMAT </w:instrText>
    </w:r>
    <w:r>
      <w:fldChar w:fldCharType="separate"/>
    </w:r>
    <w:r w:rsidR="003066C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04EDE"/>
    <w:multiLevelType w:val="hybridMultilevel"/>
    <w:tmpl w:val="F61E89CC"/>
    <w:lvl w:ilvl="0" w:tplc="05EEE236">
      <w:start w:val="1"/>
      <w:numFmt w:val="decimal"/>
      <w:lvlText w:val="[Claim %1]"/>
      <w:lvlJc w:val="left"/>
    </w:lvl>
    <w:lvl w:ilvl="1" w:tplc="05EEE236">
      <w:start w:val="1"/>
      <w:numFmt w:val="decimal"/>
      <w:lvlText w:val="[Claim %2]"/>
      <w:lvlJc w:val="left"/>
    </w:lvl>
    <w:lvl w:ilvl="2" w:tplc="B4162478">
      <w:start w:val="1"/>
      <w:numFmt w:val="decimal"/>
      <w:lvlText w:val=""/>
      <w:lvlJc w:val="left"/>
    </w:lvl>
    <w:lvl w:ilvl="3" w:tplc="89842BD0">
      <w:start w:val="1"/>
      <w:numFmt w:val="decimal"/>
      <w:lvlText w:val=""/>
      <w:lvlJc w:val="left"/>
    </w:lvl>
    <w:lvl w:ilvl="4" w:tplc="31D415A6">
      <w:start w:val="1"/>
      <w:numFmt w:val="decimal"/>
      <w:lvlText w:val=""/>
      <w:lvlJc w:val="left"/>
    </w:lvl>
    <w:lvl w:ilvl="5" w:tplc="EB944BEE">
      <w:start w:val="1"/>
      <w:numFmt w:val="decimal"/>
      <w:lvlText w:val=""/>
      <w:lvlJc w:val="left"/>
    </w:lvl>
    <w:lvl w:ilvl="6" w:tplc="4C467F1C">
      <w:numFmt w:val="decimal"/>
      <w:lvlText w:val=""/>
      <w:lvlJc w:val="left"/>
    </w:lvl>
    <w:lvl w:ilvl="7" w:tplc="BEC622F0">
      <w:numFmt w:val="decimal"/>
      <w:lvlText w:val=""/>
      <w:lvlJc w:val="left"/>
    </w:lvl>
    <w:lvl w:ilvl="8" w:tplc="9C808420">
      <w:numFmt w:val="decimal"/>
      <w:lvlText w:val=""/>
      <w:lvlJc w:val="left"/>
    </w:lvl>
  </w:abstractNum>
  <w:abstractNum w:abstractNumId="1" w15:restartNumberingAfterBreak="0">
    <w:nsid w:val="33DB10B3"/>
    <w:multiLevelType w:val="hybridMultilevel"/>
    <w:tmpl w:val="9D623214"/>
    <w:lvl w:ilvl="0" w:tplc="23886ED0">
      <w:start w:val="1"/>
      <mc:AlternateContent>
        <mc:Choice Requires="w14">
          <w:numFmt w:val="custom" w:format="0001, 0002, 0003, ..."/>
        </mc:Choice>
        <mc:Fallback>
          <w:numFmt w:val="decimal"/>
        </mc:Fallback>
      </mc:AlternateContent>
      <w:lvlText w:val="[%1]"/>
      <w:lvlJc w:val="left"/>
      <w:pPr>
        <w:ind w:left="1530" w:hanging="360"/>
      </w:pPr>
      <w:rPr>
        <w:rFonts w:hint="default"/>
      </w:r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2" w15:restartNumberingAfterBreak="0">
    <w:nsid w:val="6304554D"/>
    <w:multiLevelType w:val="hybridMultilevel"/>
    <w:tmpl w:val="8AA4312A"/>
    <w:lvl w:ilvl="0" w:tplc="23886ED0">
      <w:start w:val="1"/>
      <mc:AlternateContent>
        <mc:Choice Requires="w14">
          <w:numFmt w:val="custom" w:format="0001, 0002, 0003, ..."/>
        </mc:Choice>
        <mc:Fallback>
          <w:numFmt w:val="decimal"/>
        </mc:Fallback>
      </mc:AlternateContent>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MBARDI Tamira [2]">
    <w15:presenceInfo w15:providerId="None" w15:userId="LOMBARDI Tami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D8C"/>
    <w:rsid w:val="00111F4C"/>
    <w:rsid w:val="00251E6B"/>
    <w:rsid w:val="0027222D"/>
    <w:rsid w:val="003066CC"/>
    <w:rsid w:val="004B00F7"/>
    <w:rsid w:val="00703A9E"/>
    <w:rsid w:val="00AF22CE"/>
    <w:rsid w:val="00D22927"/>
    <w:rsid w:val="00DD3B9A"/>
    <w:rsid w:val="00E73AC9"/>
    <w:rsid w:val="00F95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776E"/>
  <w15:docId w15:val="{5FBB56AB-45F2-4B7D-AFB6-ADE21EB9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rPr>
      <w:rFonts w:ascii="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rPr>
      <w:rFonts w:ascii="Times New Roman"/>
    </w:rPr>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D1197D"/>
    <w:rPr>
      <w:rFonts w:ascii="Times New Roman"/>
      <w:i/>
      <w:iCs/>
    </w:rPr>
  </w:style>
  <w:style w:type="character" w:styleId="Hyperlink">
    <w:name w:val="Hyperlink"/>
    <w:basedOn w:val="DefaultParagraphFont"/>
    <w:uiPriority w:val="99"/>
    <w:unhideWhenUsed/>
    <w:rsid w:val="00F95D8C"/>
    <w:rPr>
      <w:rFonts w:ascii="Times New Roman"/>
      <w:color w:val="0000FF" w:themeColor="hyperlink"/>
      <w:u w:val="single"/>
    </w:rPr>
  </w:style>
  <w:style w:type="table" w:styleId="TableGrid">
    <w:name w:val="Table Grid"/>
    <w:basedOn w:val="TableNormal"/>
    <w:uiPriority w:val="59"/>
    <w:rsid w:val="00F95D8C"/>
    <w:pPr>
      <w:spacing w:after="0" w:line="240" w:lineRule="auto"/>
    </w:pPr>
    <w:rPr>
      <w:rFonts w:ascii="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scriptionId">
    <w:name w:val="DescriptionId"/>
    <w:rsid w:val="00F95D8C"/>
  </w:style>
  <w:style w:type="paragraph" w:customStyle="1" w:styleId="LabelId">
    <w:name w:val="LabelId"/>
    <w:rsid w:val="00F9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131</Words>
  <Characters>751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scsl</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LOMBARDI Tamira</dc:creator>
  <cp:lastModifiedBy>LOMBARDI Tamira</cp:lastModifiedBy>
  <cp:revision>5</cp:revision>
  <dcterms:created xsi:type="dcterms:W3CDTF">2023-02-08T10:16:00Z</dcterms:created>
  <dcterms:modified xsi:type="dcterms:W3CDTF">2023-02-10T13:46:00Z</dcterms:modified>
</cp:coreProperties>
</file>